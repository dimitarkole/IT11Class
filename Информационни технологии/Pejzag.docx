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D90" w:rsidRPr="00382D90" w:rsidRDefault="00382D90" w:rsidP="00382D90">
      <w:pPr>
        <w:shd w:val="clear" w:color="auto" w:fill="DFDFDF"/>
        <w:spacing w:after="240" w:line="240" w:lineRule="auto"/>
        <w:rPr>
          <w:ins w:id="0" w:author="Unknown"/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</w:pPr>
      <w:bookmarkStart w:id="1" w:name="_GoBack"/>
      <w:bookmarkEnd w:id="1"/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3B88A446" wp14:editId="0412E7FA">
            <wp:extent cx="4667250" cy="3543300"/>
            <wp:effectExtent l="0" t="0" r="0" b="0"/>
            <wp:docPr id="1" name="Картина 1" descr="http://itschool.bg/application/uploads/tutorials/gallery/maqpen4eva/120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tschool.bg/application/uploads/tutorials/gallery/maqpen4eva/120/2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645A0D6D" wp14:editId="6DC203DC">
            <wp:extent cx="4667250" cy="3543300"/>
            <wp:effectExtent l="0" t="0" r="0" b="0"/>
            <wp:docPr id="2" name="Картина 2" descr="http://itschool.bg/application/uploads/tutorials/gallery/maqpen4eva/120/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tschool.bg/application/uploads/tutorials/gallery/maqpen4eva/120/2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u w:val="single"/>
          <w:lang w:eastAsia="bg-BG"/>
        </w:rPr>
        <w:t>Част Първа: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1/ Отворете нов документ с размери </w:t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lang w:eastAsia="bg-BG"/>
        </w:rPr>
        <w:t>1000х900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>; бял цвят (фона е само работен)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2/ Включете линийките: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Wiew -&gt; Rulers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(Ctrl+R) и сложете отметка на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Snap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(в случай че няма)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lastRenderedPageBreak/>
        <w:t>Издърпайте по един водач (guide) по хоризонтал и вертикал за да определите центъра (приближавате с мишката края на горната или лявата линийка , докато курсура се превърне в бяла стрелка задържате ляв бутон и влачите водача, докато определите мястото, след което пускате бутона)</w:t>
      </w:r>
    </w:p>
    <w:p w:rsidR="00382D90" w:rsidRPr="00382D90" w:rsidRDefault="00382D90" w:rsidP="00382D90">
      <w:pPr>
        <w:shd w:val="clear" w:color="auto" w:fill="FEE9DA"/>
        <w:spacing w:after="0" w:line="240" w:lineRule="auto"/>
        <w:rPr>
          <w:ins w:id="2" w:author="Unknown"/>
          <w:rFonts w:ascii="Times New Roman" w:eastAsia="Times New Roman" w:hAnsi="Times New Roman" w:cs="Times New Roman"/>
          <w:color w:val="626161"/>
          <w:sz w:val="24"/>
          <w:szCs w:val="24"/>
          <w:lang w:eastAsia="bg-BG"/>
        </w:rPr>
      </w:pPr>
      <w:ins w:id="3" w:author="Unknown">
        <w:r w:rsidRPr="00382D90">
          <w:rPr>
            <w:rFonts w:ascii="Times New Roman" w:eastAsia="Times New Roman" w:hAnsi="Times New Roman" w:cs="Times New Roman"/>
            <w:color w:val="626161"/>
            <w:sz w:val="24"/>
            <w:szCs w:val="24"/>
            <w:lang w:eastAsia="bg-BG"/>
          </w:rPr>
          <w:t>Натиснете върху изображението за цял размер</w:t>
        </w:r>
      </w:ins>
    </w:p>
    <w:p w:rsidR="00382D90" w:rsidRPr="00382D90" w:rsidRDefault="00382D90" w:rsidP="00382D90">
      <w:pPr>
        <w:shd w:val="clear" w:color="auto" w:fill="DFDFDF"/>
        <w:spacing w:after="240" w:line="240" w:lineRule="auto"/>
        <w:rPr>
          <w:ins w:id="4" w:author="Unknown"/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</w:pPr>
      <w:r w:rsidRPr="00382D90">
        <w:rPr>
          <w:rFonts w:ascii="Times New Roman" w:eastAsia="Times New Roman" w:hAnsi="Times New Roman" w:cs="Times New Roman"/>
          <w:noProof/>
          <w:color w:val="13437B"/>
          <w:sz w:val="24"/>
          <w:szCs w:val="24"/>
          <w:lang w:eastAsia="bg-BG"/>
        </w:rPr>
        <w:drawing>
          <wp:inline distT="0" distB="0" distL="0" distR="0" wp14:anchorId="03F8F001" wp14:editId="001C0B58">
            <wp:extent cx="5708650" cy="4559300"/>
            <wp:effectExtent l="0" t="0" r="6350" b="0"/>
            <wp:docPr id="3" name="Картина 3" descr="http://itschool.bg/application/uploads/tutorials/gallery/maqpen4eva/120/1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tschool.bg/application/uploads/tutorials/gallery/maqpen4eva/120/1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3/ Създайте нов слой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( Shift+Ctrl+N )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с име "гора"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С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Pectangular Marquee Tool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(M) направете правоъгълна селекция и я запълнете с черно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(D -&gt; Alt+Delete)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>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4EEBCC31" wp14:editId="4705477F">
            <wp:extent cx="3924300" cy="3003550"/>
            <wp:effectExtent l="0" t="0" r="0" b="6350"/>
            <wp:docPr id="4" name="Картина 4" descr="http://itschool.bg/application/uploads/tutorials/gallery/maqpen4eva/120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tschool.bg/application/uploads/tutorials/gallery/maqpen4eva/120/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4/ Вземете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Brush Tool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(B) ;твърда </w:t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lang w:eastAsia="bg-BG"/>
        </w:rPr>
        <w:t>25-30 рх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и направете настройките приблизително така: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3094B73E" wp14:editId="544692C6">
            <wp:extent cx="4000500" cy="1371600"/>
            <wp:effectExtent l="0" t="0" r="0" b="0"/>
            <wp:docPr id="5" name="Картина 5" descr="http://itschool.bg/application/uploads/tutorials/gallery/maqpen4eva/120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tschool.bg/application/uploads/tutorials/gallery/maqpen4eva/120/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В горната част на черния правоъгълник, направете линия, която ще завърши представата, че това са силуетите на дървета в далечина: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32799A2F" wp14:editId="7E1CD842">
            <wp:extent cx="3911600" cy="1600200"/>
            <wp:effectExtent l="0" t="0" r="0" b="0"/>
            <wp:docPr id="6" name="Картина 6" descr="http://itschool.bg/application/uploads/tutorials/gallery/maqpen4eva/120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tschool.bg/application/uploads/tutorials/gallery/maqpen4eva/120/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5/ Създайте нов слой под слоя с гората. Ще го именуваме "небе"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Вземете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Gradient Tool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(G) ; Linear; направете цветовете по следния модел: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33A15E5A" wp14:editId="50AD7EA2">
            <wp:extent cx="3892550" cy="1390650"/>
            <wp:effectExtent l="0" t="0" r="0" b="0"/>
            <wp:docPr id="7" name="Картина 7" descr="http://itschool.bg/application/uploads/tutorials/gallery/maqpen4eva/120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tschool.bg/application/uploads/tutorials/gallery/maqpen4eva/120/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Не е необходимо да изберете съвсем същите - проявете творческото си виждане.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С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Pectangular Marquee Tool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(M) направете селекция само на горната половина и я запълнете с градиентната заливка:</w:t>
      </w:r>
    </w:p>
    <w:p w:rsidR="00382D90" w:rsidRPr="00382D90" w:rsidRDefault="00382D90" w:rsidP="00382D90">
      <w:pPr>
        <w:shd w:val="clear" w:color="auto" w:fill="FEE9DA"/>
        <w:spacing w:after="0" w:line="240" w:lineRule="auto"/>
        <w:rPr>
          <w:ins w:id="5" w:author="Unknown"/>
          <w:rFonts w:ascii="Times New Roman" w:eastAsia="Times New Roman" w:hAnsi="Times New Roman" w:cs="Times New Roman"/>
          <w:color w:val="626161"/>
          <w:sz w:val="24"/>
          <w:szCs w:val="24"/>
          <w:lang w:eastAsia="bg-BG"/>
        </w:rPr>
      </w:pPr>
      <w:ins w:id="6" w:author="Unknown">
        <w:r w:rsidRPr="00382D90">
          <w:rPr>
            <w:rFonts w:ascii="Times New Roman" w:eastAsia="Times New Roman" w:hAnsi="Times New Roman" w:cs="Times New Roman"/>
            <w:color w:val="626161"/>
            <w:sz w:val="24"/>
            <w:szCs w:val="24"/>
            <w:lang w:eastAsia="bg-BG"/>
          </w:rPr>
          <w:t>Натиснете върху изображението за цял размер</w:t>
        </w:r>
      </w:ins>
    </w:p>
    <w:p w:rsidR="00382D90" w:rsidRPr="00382D90" w:rsidRDefault="00382D90" w:rsidP="00382D90">
      <w:pPr>
        <w:shd w:val="clear" w:color="auto" w:fill="DFDFDF"/>
        <w:spacing w:after="240" w:line="240" w:lineRule="auto"/>
        <w:rPr>
          <w:ins w:id="7" w:author="Unknown"/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</w:pPr>
      <w:r w:rsidRPr="00382D90">
        <w:rPr>
          <w:rFonts w:ascii="Times New Roman" w:eastAsia="Times New Roman" w:hAnsi="Times New Roman" w:cs="Times New Roman"/>
          <w:noProof/>
          <w:color w:val="13437B"/>
          <w:sz w:val="24"/>
          <w:szCs w:val="24"/>
          <w:lang w:eastAsia="bg-BG"/>
        </w:rPr>
        <w:drawing>
          <wp:inline distT="0" distB="0" distL="0" distR="0" wp14:anchorId="601F77F4" wp14:editId="3249A7E1">
            <wp:extent cx="5708650" cy="2051050"/>
            <wp:effectExtent l="0" t="0" r="6350" b="6350"/>
            <wp:docPr id="8" name="Картина 8" descr="http://itschool.bg/application/uploads/tutorials/gallery/maqpen4eva/120/6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tschool.bg/application/uploads/tutorials/gallery/maqpen4eva/120/6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6/ Обърнете селекцията: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Select -&gt; Inverse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;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Създайте нов слой под слоя "небе" и го именувайте "езеро"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Направете нов градиент, като само подмените предишните цветове с по-тъмни и запълнете, като този път трябва да направите посоката на линията противоположна на предишната: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4EBA2D37" wp14:editId="576585F3">
            <wp:extent cx="3956050" cy="1447800"/>
            <wp:effectExtent l="0" t="0" r="6350" b="0"/>
            <wp:docPr id="9" name="Картина 9" descr="http://itschool.bg/application/uploads/tutorials/gallery/maqpen4eva/120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tschool.bg/application/uploads/tutorials/gallery/maqpen4eva/120/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7/ Изберете слоя "гора" и го дублирайте (Ctrl+J) - името му ще се смени на "гора copy";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Преместете го над слоя "езеро"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Обърнете го: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Edit -&gt; Trabsform -&gt; Flip Vertikal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и с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Move Tool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(V) го смъкнете в долната половина на документа: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6CD0957D" wp14:editId="1903D0ED">
            <wp:extent cx="5511800" cy="3149600"/>
            <wp:effectExtent l="0" t="0" r="0" b="0"/>
            <wp:docPr id="10" name="Картина 10" descr="http://itschool.bg/application/uploads/tutorials/gallery/maqpen4eva/120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tschool.bg/application/uploads/tutorials/gallery/maqpen4eva/120/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8/ Създайте нов слой с име "слънце". С голяма мека четка 300 рх , прозрачност 50-60 рх; избирате цвят от оранжевата гама и оформяте петно за външния ореол на слънцето.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Сменяте четката с по-малка - 200рх, избирате от жълтите цветове и оформяте вътрешността. Ако се появи в долната част разливане - изтрийте внимателно с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Eraser Tool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(E)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4272D8F5" wp14:editId="4AFA0612">
            <wp:extent cx="4298950" cy="4464050"/>
            <wp:effectExtent l="0" t="0" r="6350" b="0"/>
            <wp:docPr id="11" name="Картина 11" descr="http://itschool.bg/application/uploads/tutorials/gallery/maqpen4eva/120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tschool.bg/application/uploads/tutorials/gallery/maqpen4eva/120/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9/ Дублирайте слоя "слънце" и както при гората - обърнете го и го изместете в долната част: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74C7BCEC" wp14:editId="2DA7A884">
            <wp:extent cx="4191000" cy="3492500"/>
            <wp:effectExtent l="0" t="0" r="0" b="0"/>
            <wp:docPr id="12" name="Картина 12" descr="http://itschool.bg/application/uploads/tutorials/gallery/maqpen4eva/120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tschool.bg/application/uploads/tutorials/gallery/maqpen4eva/120/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10/ Изберете едновременно 3-те слоя: "слънце copy", "гора copy" и "eзеро" и ги слейте.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( клик на първия от тях - задържате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Shift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клик на последния; десен бутон и от менюто: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Merge Layers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) именувайте слоя "отражение"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13F89052" wp14:editId="41C54E64">
            <wp:extent cx="2139950" cy="2438400"/>
            <wp:effectExtent l="0" t="0" r="0" b="0"/>
            <wp:docPr id="13" name="Картина 13" descr="http://itschool.bg/application/uploads/tutorials/gallery/maqpen4eva/120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tschool.bg/application/uploads/tutorials/gallery/maqpen4eva/120/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11/ Размийте леко слоя с отражението: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Filter -&gt; Blur -&gt; Gaussian Blur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; радиус: </w:t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lang w:eastAsia="bg-BG"/>
        </w:rPr>
        <w:t>3 рх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495D196F" wp14:editId="13A59FA1">
            <wp:extent cx="4578350" cy="3352800"/>
            <wp:effectExtent l="0" t="0" r="0" b="0"/>
            <wp:docPr id="14" name="Картина 14" descr="http://itschool.bg/application/uploads/tutorials/gallery/maqpen4eva/120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tschool.bg/application/uploads/tutorials/gallery/maqpen4eva/120/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12/ Сега добавете релеф: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Filter -&gt; Brush Strokes -&gt; Sprayed Strokes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с настройки: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53E990F8" wp14:editId="426B5DC0">
            <wp:extent cx="2705100" cy="3797300"/>
            <wp:effectExtent l="0" t="0" r="0" b="0"/>
            <wp:docPr id="15" name="Картина 15" descr="http://itschool.bg/application/uploads/tutorials/gallery/maqpen4eva/120/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tschool.bg/application/uploads/tutorials/gallery/maqpen4eva/120/12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13/ След добавянето на този филтър е възможно да се появи граница между гората и отражението. Заличете я с твърда черна четка, като работите в слоя "гора" и в слоя "отражение"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2BF8588E" wp14:editId="716A1633">
            <wp:extent cx="3708400" cy="3587750"/>
            <wp:effectExtent l="0" t="0" r="6350" b="0"/>
            <wp:docPr id="16" name="Картина 16" descr="http://itschool.bg/application/uploads/tutorials/gallery/maqpen4eva/120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tschool.bg/application/uploads/tutorials/gallery/maqpen4eva/120/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14/ Сега на нов слой с мека четка 3 рх и сив цвят, се опитайте да начертаете вълнообразен контур по средата за да разграничите гората от отражението.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Ако ви се получи прекалено ръбеста, добавете малко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Filter -&gt; Blur -&gt; Motion Blur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; </w:t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lang w:eastAsia="bg-BG"/>
        </w:rPr>
        <w:t>Angle: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10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; </w:t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lang w:eastAsia="bg-BG"/>
        </w:rPr>
        <w:t>Distance: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10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.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Намалете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Opacity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на слоя по ваша преценка.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Ето какво имаме дотук:</w:t>
      </w:r>
    </w:p>
    <w:p w:rsidR="00382D90" w:rsidRPr="00382D90" w:rsidRDefault="00382D90" w:rsidP="00382D90">
      <w:pPr>
        <w:shd w:val="clear" w:color="auto" w:fill="FEE9DA"/>
        <w:spacing w:after="0" w:line="240" w:lineRule="auto"/>
        <w:rPr>
          <w:ins w:id="8" w:author="Unknown"/>
          <w:rFonts w:ascii="Times New Roman" w:eastAsia="Times New Roman" w:hAnsi="Times New Roman" w:cs="Times New Roman"/>
          <w:color w:val="626161"/>
          <w:sz w:val="24"/>
          <w:szCs w:val="24"/>
          <w:lang w:eastAsia="bg-BG"/>
        </w:rPr>
      </w:pPr>
      <w:ins w:id="9" w:author="Unknown">
        <w:r w:rsidRPr="00382D90">
          <w:rPr>
            <w:rFonts w:ascii="Times New Roman" w:eastAsia="Times New Roman" w:hAnsi="Times New Roman" w:cs="Times New Roman"/>
            <w:color w:val="626161"/>
            <w:sz w:val="24"/>
            <w:szCs w:val="24"/>
            <w:lang w:eastAsia="bg-BG"/>
          </w:rPr>
          <w:t>Натиснете върху изображението за цял размер</w:t>
        </w:r>
      </w:ins>
    </w:p>
    <w:p w:rsidR="00382D90" w:rsidRPr="00382D90" w:rsidRDefault="00382D90" w:rsidP="00382D90">
      <w:pPr>
        <w:shd w:val="clear" w:color="auto" w:fill="DFDFDF"/>
        <w:spacing w:after="240" w:line="240" w:lineRule="auto"/>
        <w:rPr>
          <w:ins w:id="10" w:author="Unknown"/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</w:pPr>
      <w:r w:rsidRPr="00382D90">
        <w:rPr>
          <w:rFonts w:ascii="Times New Roman" w:eastAsia="Times New Roman" w:hAnsi="Times New Roman" w:cs="Times New Roman"/>
          <w:noProof/>
          <w:color w:val="13437B"/>
          <w:sz w:val="24"/>
          <w:szCs w:val="24"/>
          <w:lang w:eastAsia="bg-BG"/>
        </w:rPr>
        <w:drawing>
          <wp:inline distT="0" distB="0" distL="0" distR="0" wp14:anchorId="742549E1" wp14:editId="559028B5">
            <wp:extent cx="5708650" cy="4298950"/>
            <wp:effectExtent l="0" t="0" r="6350" b="6350"/>
            <wp:docPr id="17" name="Картина 17" descr="http://itschool.bg/application/uploads/tutorials/gallery/maqpen4eva/120/14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tschool.bg/application/uploads/tutorials/gallery/maqpen4eva/120/14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u w:val="single"/>
          <w:lang w:eastAsia="bg-BG"/>
        </w:rPr>
        <w:t>Част Втора: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Втората част на урока е творческа - тя зависи вече от вашата фантазия. За всички останали елементи, които ще добавим, ще използваме готови четки. Авторът ни е предложил да нарисуваме ствола на дървото и да добавим листа със стандартна четка с готови настройки, която има форма на кленово листо. На мен не ми се отдаде рисуването, затова използвах готови четки.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Тези от вас, които не знаят къде да търсят такива, могат да изтеглят един малък пакет в който съм събрала няколко от използваните от мен за урока: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hyperlink r:id="rId24" w:tgtFrame="_blank" w:history="1">
        <w:r w:rsidRPr="00382D90">
          <w:rPr>
            <w:rFonts w:ascii="Times New Roman" w:eastAsia="Times New Roman" w:hAnsi="Times New Roman" w:cs="Times New Roman"/>
            <w:color w:val="13437B"/>
            <w:sz w:val="24"/>
            <w:szCs w:val="24"/>
            <w:u w:val="single"/>
            <w:lang w:eastAsia="bg-BG"/>
          </w:rPr>
          <w:t>Изтеглете четките тук:</w:t>
        </w:r>
      </w:hyperlink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Ако не знаете как да ги инсталирате, вижте </w:t>
      </w:r>
      <w:hyperlink r:id="rId25" w:tgtFrame="_blank" w:history="1">
        <w:r w:rsidRPr="00382D90">
          <w:rPr>
            <w:rFonts w:ascii="Times New Roman" w:eastAsia="Times New Roman" w:hAnsi="Times New Roman" w:cs="Times New Roman"/>
            <w:color w:val="13437B"/>
            <w:sz w:val="24"/>
            <w:szCs w:val="24"/>
            <w:u w:val="single"/>
            <w:lang w:eastAsia="bg-BG"/>
          </w:rPr>
          <w:t>Този урок:</w:t>
        </w:r>
      </w:hyperlink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1/ Преди да пристъпите към творческата част - създаването на предния план на вашия пейзаж -групирайте всички слоеве в панела </w:t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lang w:eastAsia="bg-BG"/>
        </w:rPr>
        <w:t>Layers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( Ctrl+G)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, за да си разчистите територията, защото за всеки елемент, който следва да правите, ще създавате нов слой.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Така си запазвате възможността, да правите промени - да размествате или обръщате елементи в процеса на работата.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2/ Най-напред с обикновена черна четка начертайте в долната част детайли, който ще представлява сушата пред езерото: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16769E38" wp14:editId="5FA0847D">
            <wp:extent cx="5695950" cy="3048000"/>
            <wp:effectExtent l="0" t="0" r="0" b="0"/>
            <wp:docPr id="18" name="Картина 18" descr="http://itschool.bg/application/uploads/tutorials/gallery/maqpen4eva/120/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tschool.bg/application/uploads/tutorials/gallery/maqpen4eva/120/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3/ Изберете четка с дърво, съобразете размера и кликнете в тази част в която искате да стои то.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Ако четките, които използвате са натурални, селектирайте дървото с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Ctrl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+ клик по малкото му изображение в панела </w:t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lang w:eastAsia="bg-BG"/>
        </w:rPr>
        <w:t>Layers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и запълнете селектираното дърво с черно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(D -&gt; Alt-&gt; Delete)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>:</w:t>
      </w:r>
    </w:p>
    <w:p w:rsidR="00382D90" w:rsidRPr="00382D90" w:rsidRDefault="00382D90" w:rsidP="00382D90">
      <w:pPr>
        <w:shd w:val="clear" w:color="auto" w:fill="FEE9DA"/>
        <w:spacing w:after="0" w:line="240" w:lineRule="auto"/>
        <w:rPr>
          <w:ins w:id="11" w:author="Unknown"/>
          <w:rFonts w:ascii="Times New Roman" w:eastAsia="Times New Roman" w:hAnsi="Times New Roman" w:cs="Times New Roman"/>
          <w:color w:val="626161"/>
          <w:sz w:val="24"/>
          <w:szCs w:val="24"/>
          <w:lang w:eastAsia="bg-BG"/>
        </w:rPr>
      </w:pPr>
      <w:ins w:id="12" w:author="Unknown">
        <w:r w:rsidRPr="00382D90">
          <w:rPr>
            <w:rFonts w:ascii="Times New Roman" w:eastAsia="Times New Roman" w:hAnsi="Times New Roman" w:cs="Times New Roman"/>
            <w:color w:val="626161"/>
            <w:sz w:val="24"/>
            <w:szCs w:val="24"/>
            <w:lang w:eastAsia="bg-BG"/>
          </w:rPr>
          <w:t>Натиснете върху изображението за цял размер</w:t>
        </w:r>
      </w:ins>
    </w:p>
    <w:p w:rsidR="00382D90" w:rsidRPr="00382D90" w:rsidRDefault="00382D90" w:rsidP="00382D90">
      <w:pPr>
        <w:shd w:val="clear" w:color="auto" w:fill="DFDFDF"/>
        <w:spacing w:after="240" w:line="240" w:lineRule="auto"/>
        <w:rPr>
          <w:ins w:id="13" w:author="Unknown"/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</w:pPr>
      <w:ins w:id="14" w:author="Unknown">
        <w:r w:rsidRPr="00382D90">
          <w:rPr>
            <w:rFonts w:ascii="Times New Roman" w:eastAsia="Times New Roman" w:hAnsi="Times New Roman" w:cs="Times New Roman"/>
            <w:noProof/>
            <w:color w:val="13437B"/>
            <w:sz w:val="24"/>
            <w:szCs w:val="24"/>
            <w:lang w:eastAsia="bg-BG"/>
            <w:rPrChange w:id="15">
              <w:rPr>
                <w:noProof/>
                <w:lang w:eastAsia="bg-BG"/>
              </w:rPr>
            </w:rPrChange>
          </w:rPr>
          <w:drawing>
            <wp:inline distT="0" distB="0" distL="0" distR="0" wp14:anchorId="4839A2BF" wp14:editId="662564FB">
              <wp:extent cx="5708650" cy="4305300"/>
              <wp:effectExtent l="0" t="0" r="6350" b="0"/>
              <wp:docPr id="19" name="Картина 19" descr="http://itschool.bg/application/uploads/tutorials/gallery/maqpen4eva/120/16.jpg">
                <a:hlinkClick xmlns:a="http://schemas.openxmlformats.org/drawingml/2006/main" r:id="rId2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://itschool.bg/application/uploads/tutorials/gallery/maqpen4eva/120/16.jpg">
                        <a:hlinkClick r:id="rId2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08650" cy="430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4/ Нарисувайте трева. За нея можете да използвате и стандартни четки, които имате във PhotoShop - те са с готови настройки, само размера трябва да регулирате според вашата картина:</w:t>
      </w:r>
    </w:p>
    <w:p w:rsidR="00382D90" w:rsidRPr="00382D90" w:rsidRDefault="00382D90" w:rsidP="00382D90">
      <w:pPr>
        <w:shd w:val="clear" w:color="auto" w:fill="FEE9DA"/>
        <w:spacing w:after="0" w:line="240" w:lineRule="auto"/>
        <w:rPr>
          <w:ins w:id="16" w:author="Unknown"/>
          <w:rFonts w:ascii="Times New Roman" w:eastAsia="Times New Roman" w:hAnsi="Times New Roman" w:cs="Times New Roman"/>
          <w:color w:val="626161"/>
          <w:sz w:val="24"/>
          <w:szCs w:val="24"/>
          <w:lang w:eastAsia="bg-BG"/>
        </w:rPr>
      </w:pPr>
      <w:ins w:id="17" w:author="Unknown">
        <w:r w:rsidRPr="00382D90">
          <w:rPr>
            <w:rFonts w:ascii="Times New Roman" w:eastAsia="Times New Roman" w:hAnsi="Times New Roman" w:cs="Times New Roman"/>
            <w:color w:val="626161"/>
            <w:sz w:val="24"/>
            <w:szCs w:val="24"/>
            <w:lang w:eastAsia="bg-BG"/>
          </w:rPr>
          <w:t>Натиснете върху изображението за цял размер</w:t>
        </w:r>
      </w:ins>
    </w:p>
    <w:p w:rsidR="00382D90" w:rsidRPr="00382D90" w:rsidRDefault="00382D90" w:rsidP="00382D90">
      <w:pPr>
        <w:shd w:val="clear" w:color="auto" w:fill="DFDFDF"/>
        <w:spacing w:after="240" w:line="240" w:lineRule="auto"/>
        <w:rPr>
          <w:ins w:id="18" w:author="Unknown"/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</w:pPr>
      <w:r w:rsidRPr="00382D90">
        <w:rPr>
          <w:rFonts w:ascii="Times New Roman" w:eastAsia="Times New Roman" w:hAnsi="Times New Roman" w:cs="Times New Roman"/>
          <w:noProof/>
          <w:color w:val="13437B"/>
          <w:sz w:val="24"/>
          <w:szCs w:val="24"/>
          <w:lang w:eastAsia="bg-BG"/>
        </w:rPr>
        <w:drawing>
          <wp:inline distT="0" distB="0" distL="0" distR="0" wp14:anchorId="5C616BCA" wp14:editId="2070F981">
            <wp:extent cx="5708650" cy="3695700"/>
            <wp:effectExtent l="0" t="0" r="6350" b="0"/>
            <wp:docPr id="20" name="Картина 20" descr="http://itschool.bg/application/uploads/tutorials/gallery/maqpen4eva/120/17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tschool.bg/application/uploads/tutorials/gallery/maqpen4eva/120/17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5/ Добавете още растителни елементи, а също и ято птици - четки за тях ще намерите в пакета, който предложих по-горе.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Не е препоръчително да се претрупва прекалено много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6/ След като сте добавили всички елементи, можете да групирате и тях.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Накрая създайте нов настройващ слой над всички останали, с помощта на който можете да регулирате светлината и контраста, така че картината да придобие излъчване на Залез: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Layer -&gt; New Adjustment Layer -&gt; Curves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>: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noProof/>
          <w:color w:val="535353"/>
          <w:sz w:val="24"/>
          <w:szCs w:val="24"/>
          <w:lang w:eastAsia="bg-BG"/>
        </w:rPr>
        <w:drawing>
          <wp:inline distT="0" distB="0" distL="0" distR="0" wp14:anchorId="29208A87" wp14:editId="606F2D84">
            <wp:extent cx="4540250" cy="4540250"/>
            <wp:effectExtent l="0" t="0" r="0" b="0"/>
            <wp:docPr id="21" name="Картина 21" descr="http://itschool.bg/application/uploads/tutorials/gallery/maqpen4eva/120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tschool.bg/application/uploads/tutorials/gallery/maqpen4eva/120/1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i/>
          <w:iCs/>
          <w:color w:val="535353"/>
          <w:sz w:val="24"/>
          <w:szCs w:val="24"/>
          <w:u w:val="single"/>
          <w:lang w:eastAsia="bg-BG"/>
        </w:rPr>
        <w:t>забележка: менюто Curves е само за CS3 - за други версии, ще трябва да си нагласите кривата ръчно!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Ето крайния резултат:</w:t>
      </w:r>
    </w:p>
    <w:p w:rsidR="00382D90" w:rsidRPr="00382D90" w:rsidRDefault="00382D90" w:rsidP="00382D90">
      <w:pPr>
        <w:shd w:val="clear" w:color="auto" w:fill="FEE9DA"/>
        <w:spacing w:after="0" w:line="240" w:lineRule="auto"/>
        <w:rPr>
          <w:ins w:id="19" w:author="Unknown"/>
          <w:rFonts w:ascii="Times New Roman" w:eastAsia="Times New Roman" w:hAnsi="Times New Roman" w:cs="Times New Roman"/>
          <w:color w:val="626161"/>
          <w:sz w:val="24"/>
          <w:szCs w:val="24"/>
          <w:lang w:eastAsia="bg-BG"/>
        </w:rPr>
      </w:pPr>
      <w:ins w:id="20" w:author="Unknown">
        <w:r w:rsidRPr="00382D90">
          <w:rPr>
            <w:rFonts w:ascii="Times New Roman" w:eastAsia="Times New Roman" w:hAnsi="Times New Roman" w:cs="Times New Roman"/>
            <w:color w:val="626161"/>
            <w:sz w:val="24"/>
            <w:szCs w:val="24"/>
            <w:lang w:eastAsia="bg-BG"/>
          </w:rPr>
          <w:t>Натиснете върху изображението за цял размер</w:t>
        </w:r>
      </w:ins>
    </w:p>
    <w:p w:rsidR="00382D90" w:rsidRPr="00382D90" w:rsidRDefault="00382D90" w:rsidP="00382D90">
      <w:pPr>
        <w:shd w:val="clear" w:color="auto" w:fill="DFDFDF"/>
        <w:spacing w:after="240" w:line="240" w:lineRule="auto"/>
        <w:rPr>
          <w:ins w:id="21" w:author="Unknown"/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</w:pPr>
      <w:ins w:id="22" w:author="Unknown">
        <w:r w:rsidRPr="00382D90">
          <w:rPr>
            <w:rFonts w:ascii="Times New Roman" w:eastAsia="Times New Roman" w:hAnsi="Times New Roman" w:cs="Times New Roman"/>
            <w:noProof/>
            <w:color w:val="13437B"/>
            <w:sz w:val="24"/>
            <w:szCs w:val="24"/>
            <w:lang w:eastAsia="bg-BG"/>
            <w:rPrChange w:id="23">
              <w:rPr>
                <w:noProof/>
                <w:lang w:eastAsia="bg-BG"/>
              </w:rPr>
            </w:rPrChange>
          </w:rPr>
          <w:drawing>
            <wp:inline distT="0" distB="0" distL="0" distR="0" wp14:anchorId="533CB4AB" wp14:editId="5AEBE214">
              <wp:extent cx="5708650" cy="4273550"/>
              <wp:effectExtent l="0" t="0" r="6350" b="0"/>
              <wp:docPr id="22" name="Картина 22" descr="http://itschool.bg/application/uploads/tutorials/gallery/maqpen4eva/120/19.jpg">
                <a:hlinkClick xmlns:a="http://schemas.openxmlformats.org/drawingml/2006/main" r:id="rId3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://itschool.bg/application/uploads/tutorials/gallery/maqpen4eva/120/19.jpg">
                        <a:hlinkClick r:id="rId3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08650" cy="4273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7/ Запазете готовия файл от менюто: </w:t>
      </w:r>
      <w:r w:rsidRPr="00382D90">
        <w:rPr>
          <w:rFonts w:ascii="Times New Roman" w:eastAsia="Times New Roman" w:hAnsi="Times New Roman" w:cs="Times New Roman"/>
          <w:b/>
          <w:bCs/>
          <w:color w:val="535353"/>
          <w:sz w:val="24"/>
          <w:szCs w:val="24"/>
          <w:lang w:eastAsia="bg-BG"/>
        </w:rPr>
        <w:t>File -&gt; Save for Web -&gt; JPEG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За повече подробности: </w:t>
      </w:r>
      <w:hyperlink r:id="rId34" w:tgtFrame="_blank" w:history="1">
        <w:r w:rsidRPr="00382D90">
          <w:rPr>
            <w:rFonts w:ascii="Times New Roman" w:eastAsia="Times New Roman" w:hAnsi="Times New Roman" w:cs="Times New Roman"/>
            <w:b/>
            <w:bCs/>
            <w:color w:val="13437B"/>
            <w:sz w:val="24"/>
            <w:szCs w:val="24"/>
            <w:u w:val="single"/>
            <w:lang w:eastAsia="bg-BG"/>
          </w:rPr>
          <w:t>Изтеглете PSD</w:t>
        </w:r>
      </w:hyperlink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>И още един опит от мен:</w:t>
      </w:r>
    </w:p>
    <w:p w:rsidR="00382D90" w:rsidRPr="00382D90" w:rsidRDefault="00382D90" w:rsidP="00382D90">
      <w:pPr>
        <w:shd w:val="clear" w:color="auto" w:fill="FEE9DA"/>
        <w:spacing w:after="0" w:line="240" w:lineRule="auto"/>
        <w:rPr>
          <w:ins w:id="24" w:author="Unknown"/>
          <w:rFonts w:ascii="Times New Roman" w:eastAsia="Times New Roman" w:hAnsi="Times New Roman" w:cs="Times New Roman"/>
          <w:color w:val="626161"/>
          <w:sz w:val="24"/>
          <w:szCs w:val="24"/>
          <w:lang w:eastAsia="bg-BG"/>
        </w:rPr>
      </w:pPr>
      <w:ins w:id="25" w:author="Unknown">
        <w:r w:rsidRPr="00382D90">
          <w:rPr>
            <w:rFonts w:ascii="Times New Roman" w:eastAsia="Times New Roman" w:hAnsi="Times New Roman" w:cs="Times New Roman"/>
            <w:color w:val="626161"/>
            <w:sz w:val="24"/>
            <w:szCs w:val="24"/>
            <w:lang w:eastAsia="bg-BG"/>
          </w:rPr>
          <w:t>Натиснете върху изображението за цял размер</w:t>
        </w:r>
      </w:ins>
    </w:p>
    <w:p w:rsidR="00F035C0" w:rsidRDefault="00382D90" w:rsidP="00382D90">
      <w:r w:rsidRPr="00382D90">
        <w:rPr>
          <w:rFonts w:ascii="Times New Roman" w:eastAsia="Times New Roman" w:hAnsi="Times New Roman" w:cs="Times New Roman"/>
          <w:noProof/>
          <w:color w:val="13437B"/>
          <w:sz w:val="24"/>
          <w:szCs w:val="24"/>
          <w:lang w:eastAsia="bg-BG"/>
        </w:rPr>
        <w:drawing>
          <wp:inline distT="0" distB="0" distL="0" distR="0" wp14:anchorId="1157FC8F" wp14:editId="7780C3E6">
            <wp:extent cx="5708650" cy="4476750"/>
            <wp:effectExtent l="0" t="0" r="6350" b="0"/>
            <wp:docPr id="23" name="Картина 23" descr="http://itschool.bg/application/uploads/tutorials/gallery/maqpen4eva/120/20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tschool.bg/application/uploads/tutorials/gallery/maqpen4eva/120/20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За вас направи: maqpen4eva </w:t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</w:r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br/>
        <w:t xml:space="preserve">Ако урокът ви допада, споделете го в </w:t>
      </w:r>
      <w:hyperlink r:id="rId37" w:tgtFrame="_blank" w:tooltip="Споделете този урок в Twitter!" w:history="1">
        <w:r w:rsidRPr="00382D90">
          <w:rPr>
            <w:rFonts w:ascii="Times New Roman" w:eastAsia="Times New Roman" w:hAnsi="Times New Roman" w:cs="Times New Roman"/>
            <w:color w:val="13437B"/>
            <w:sz w:val="24"/>
            <w:szCs w:val="24"/>
            <w:u w:val="single"/>
            <w:lang w:eastAsia="bg-BG"/>
          </w:rPr>
          <w:t>Twitter</w:t>
        </w:r>
      </w:hyperlink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и </w:t>
      </w:r>
      <w:hyperlink r:id="rId38" w:tgtFrame="_blank" w:tooltip="Споделете този урок във Facebook!" w:history="1">
        <w:r w:rsidRPr="00382D90">
          <w:rPr>
            <w:rFonts w:ascii="Times New Roman" w:eastAsia="Times New Roman" w:hAnsi="Times New Roman" w:cs="Times New Roman"/>
            <w:color w:val="13437B"/>
            <w:sz w:val="24"/>
            <w:szCs w:val="24"/>
            <w:u w:val="single"/>
            <w:lang w:eastAsia="bg-BG"/>
          </w:rPr>
          <w:t>Facebook</w:t>
        </w:r>
      </w:hyperlink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 xml:space="preserve"> или го запазете в </w:t>
      </w:r>
      <w:hyperlink r:id="rId39" w:tgtFrame="_blank" w:tooltip="Запазете този урок в Delicious!" w:history="1">
        <w:r w:rsidRPr="00382D90">
          <w:rPr>
            <w:rFonts w:ascii="Times New Roman" w:eastAsia="Times New Roman" w:hAnsi="Times New Roman" w:cs="Times New Roman"/>
            <w:color w:val="13437B"/>
            <w:sz w:val="24"/>
            <w:szCs w:val="24"/>
            <w:u w:val="single"/>
            <w:lang w:eastAsia="bg-BG"/>
          </w:rPr>
          <w:t>Delicious</w:t>
        </w:r>
      </w:hyperlink>
      <w:r w:rsidRPr="00382D90">
        <w:rPr>
          <w:rFonts w:ascii="Times New Roman" w:eastAsia="Times New Roman" w:hAnsi="Times New Roman" w:cs="Times New Roman"/>
          <w:color w:val="535353"/>
          <w:sz w:val="24"/>
          <w:szCs w:val="24"/>
          <w:lang w:eastAsia="bg-BG"/>
        </w:rPr>
        <w:t>.</w:t>
      </w:r>
    </w:p>
    <w:sectPr w:rsidR="00F035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D90"/>
    <w:rsid w:val="0024009A"/>
    <w:rsid w:val="00382D90"/>
    <w:rsid w:val="0043616E"/>
    <w:rsid w:val="00A0585F"/>
    <w:rsid w:val="00F0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4CB5912-A7EE-434F-BC42-2C8BFCD4C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2D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382D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9873">
              <w:marLeft w:val="0"/>
              <w:marRight w:val="0"/>
              <w:marTop w:val="0"/>
              <w:marBottom w:val="0"/>
              <w:divBdr>
                <w:top w:val="single" w:sz="6" w:space="0" w:color="B2B2B2"/>
                <w:left w:val="single" w:sz="6" w:space="0" w:color="888888"/>
                <w:bottom w:val="none" w:sz="0" w:space="0" w:color="auto"/>
                <w:right w:val="single" w:sz="6" w:space="0" w:color="888888"/>
              </w:divBdr>
              <w:divsChild>
                <w:div w:id="117750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86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03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D6D6D6"/>
                            <w:left w:val="single" w:sz="6" w:space="4" w:color="D6D6D6"/>
                            <w:bottom w:val="none" w:sz="0" w:space="0" w:color="auto"/>
                            <w:right w:val="single" w:sz="6" w:space="4" w:color="D6D6D6"/>
                          </w:divBdr>
                        </w:div>
                        <w:div w:id="119067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D6D6D6"/>
                            <w:left w:val="single" w:sz="6" w:space="4" w:color="D6D6D6"/>
                            <w:bottom w:val="none" w:sz="0" w:space="0" w:color="auto"/>
                            <w:right w:val="single" w:sz="6" w:space="4" w:color="D6D6D6"/>
                          </w:divBdr>
                        </w:div>
                        <w:div w:id="60569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D6D6D6"/>
                            <w:left w:val="single" w:sz="6" w:space="4" w:color="D6D6D6"/>
                            <w:bottom w:val="none" w:sz="0" w:space="0" w:color="auto"/>
                            <w:right w:val="single" w:sz="6" w:space="4" w:color="D6D6D6"/>
                          </w:divBdr>
                        </w:div>
                        <w:div w:id="104190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D6D6D6"/>
                            <w:left w:val="single" w:sz="6" w:space="4" w:color="D6D6D6"/>
                            <w:bottom w:val="none" w:sz="0" w:space="0" w:color="auto"/>
                            <w:right w:val="single" w:sz="6" w:space="4" w:color="D6D6D6"/>
                          </w:divBdr>
                        </w:div>
                        <w:div w:id="49862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D6D6D6"/>
                            <w:left w:val="single" w:sz="6" w:space="4" w:color="D6D6D6"/>
                            <w:bottom w:val="none" w:sz="0" w:space="0" w:color="auto"/>
                            <w:right w:val="single" w:sz="6" w:space="4" w:color="D6D6D6"/>
                          </w:divBdr>
                        </w:div>
                        <w:div w:id="70556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D6D6D6"/>
                            <w:left w:val="single" w:sz="6" w:space="4" w:color="D6D6D6"/>
                            <w:bottom w:val="none" w:sz="0" w:space="0" w:color="auto"/>
                            <w:right w:val="single" w:sz="6" w:space="4" w:color="D6D6D6"/>
                          </w:divBdr>
                        </w:div>
                        <w:div w:id="62581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D6D6D6"/>
                            <w:left w:val="single" w:sz="6" w:space="4" w:color="D6D6D6"/>
                            <w:bottom w:val="none" w:sz="0" w:space="0" w:color="auto"/>
                            <w:right w:val="single" w:sz="6" w:space="4" w:color="D6D6D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8.jpeg"/><Relationship Id="rId39" Type="http://schemas.openxmlformats.org/officeDocument/2006/relationships/hyperlink" Target="http://delicious.com/post?url=http://itschool.bg/tutorials/article/1680/&amp;title=&#1047;&#1072;&#1083;&#1077;&#1079;%20&#1085;&#1072;%20&#1077;&#1079;&#1077;&#1088;&#1086;&#1090;&#1086;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yperlink" Target="http://itschool.bg/application/uploads/tutorials/gallery/maqpen4eva/120/sunset.rar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://itschool.bg/application/uploads/tutorials/gallery/maqpen4eva/120/6.jpg" TargetMode="External"/><Relationship Id="rId17" Type="http://schemas.openxmlformats.org/officeDocument/2006/relationships/image" Target="media/image12.jpeg"/><Relationship Id="rId25" Type="http://schemas.openxmlformats.org/officeDocument/2006/relationships/hyperlink" Target="http://photoshop-bg.com/index.php?nav=read_tut&amp;id=392" TargetMode="External"/><Relationship Id="rId33" Type="http://schemas.openxmlformats.org/officeDocument/2006/relationships/image" Target="media/image22.jpeg"/><Relationship Id="rId38" Type="http://schemas.openxmlformats.org/officeDocument/2006/relationships/hyperlink" Target="http://www.facebook.com/share.php?u=http://itschool.bg/tutorials/article/1680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itschool.bg/application/uploads/tutorials/gallery/maqpen4eva/120/17.jpg" TargetMode="Externa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itschool.bg/application/uploads/tutorials/gallery/maqpen4eva/120/1.jpg" TargetMode="External"/><Relationship Id="rId11" Type="http://schemas.openxmlformats.org/officeDocument/2006/relationships/image" Target="media/image7.jpeg"/><Relationship Id="rId24" Type="http://schemas.openxmlformats.org/officeDocument/2006/relationships/hyperlink" Target="http://itschool.bg/application/uploads/tutorials/gallery/maqpen4eva/120/sunset%20%20brush%20set.rar" TargetMode="External"/><Relationship Id="rId32" Type="http://schemas.openxmlformats.org/officeDocument/2006/relationships/hyperlink" Target="http://itschool.bg/application/uploads/tutorials/gallery/maqpen4eva/120/19.jpg" TargetMode="External"/><Relationship Id="rId37" Type="http://schemas.openxmlformats.org/officeDocument/2006/relationships/hyperlink" Target="http://twitter.com/home?status=&#1047;&#1072;&#1083;&#1077;&#1079;%20&#1085;&#1072;%20&#1077;&#1079;&#1077;&#1088;&#1086;&#1090;&#1086;%20-%20http://itschool.bg/tutorials/article/1680/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19.jpeg"/><Relationship Id="rId36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1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hyperlink" Target="http://itschool.bg/application/uploads/tutorials/gallery/maqpen4eva/120/14.jpg" TargetMode="External"/><Relationship Id="rId27" Type="http://schemas.openxmlformats.org/officeDocument/2006/relationships/hyperlink" Target="http://itschool.bg/application/uploads/tutorials/gallery/maqpen4eva/120/16.jpg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itschool.bg/application/uploads/tutorials/gallery/maqpen4eva/120/20.jpg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974</Words>
  <Characters>5553</Characters>
  <Application>Microsoft Office Word</Application>
  <DocSecurity>4</DocSecurity>
  <Lines>46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Student</cp:lastModifiedBy>
  <cp:revision>2</cp:revision>
  <dcterms:created xsi:type="dcterms:W3CDTF">2019-10-22T10:01:00Z</dcterms:created>
  <dcterms:modified xsi:type="dcterms:W3CDTF">2019-10-22T10:01:00Z</dcterms:modified>
</cp:coreProperties>
</file>